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94C" w:rsidRPr="007F594C" w:rsidRDefault="007F594C" w:rsidP="007F59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Noto Sans" w:eastAsia="Times New Roman" w:hAnsi="Noto Sans" w:cs="Times New Roman"/>
          <w:b/>
          <w:bCs/>
          <w:sz w:val="48"/>
          <w:szCs w:val="48"/>
        </w:rPr>
      </w:pPr>
      <w:r w:rsidRPr="007F594C">
        <w:rPr>
          <w:rFonts w:ascii="Noto Sans" w:eastAsia="Times New Roman" w:hAnsi="Noto Sans" w:cs="Times New Roman"/>
          <w:b/>
          <w:bCs/>
          <w:sz w:val="48"/>
          <w:szCs w:val="48"/>
        </w:rPr>
        <w:t>Creating a Build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As mentioned, we need to use the Angular CLI to create a build of our app. Hop into the console within the project folder and run the following command: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ng build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This will take 5-20 seconds to run. The end result is a new folder called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/dist</w:t>
      </w:r>
      <w:r w:rsidRPr="007F594C">
        <w:rPr>
          <w:rFonts w:ascii="Noto Sans" w:eastAsia="Times New Roman" w:hAnsi="Noto Sans" w:cs="Times New Roman"/>
          <w:sz w:val="24"/>
          <w:szCs w:val="24"/>
        </w:rPr>
        <w:t> within the project root folder.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I ran this command on the project we've been creating, and these are the actual sizes of the files produced: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5.83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22.8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200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12.1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3.26 MB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Wow, our app is nearly </w:t>
      </w:r>
      <w:r w:rsidRPr="007F594C">
        <w:rPr>
          <w:rFonts w:ascii="Noto Sans" w:eastAsia="Times New Roman" w:hAnsi="Noto Sans" w:cs="Times New Roman"/>
          <w:b/>
          <w:bCs/>
          <w:color w:val="00AD7D"/>
          <w:sz w:val="24"/>
          <w:szCs w:val="24"/>
        </w:rPr>
        <w:t>3.5mb</w:t>
      </w:r>
      <w:r w:rsidRPr="007F594C">
        <w:rPr>
          <w:rFonts w:ascii="Noto Sans" w:eastAsia="Times New Roman" w:hAnsi="Noto Sans" w:cs="Times New Roman"/>
          <w:sz w:val="24"/>
          <w:szCs w:val="24"/>
        </w:rPr>
        <w:t>! That would take forever to load. It's really large because we didn't specify the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--prod</w:t>
      </w:r>
      <w:r w:rsidRPr="007F594C">
        <w:rPr>
          <w:rFonts w:ascii="Noto Sans" w:eastAsia="Times New Roman" w:hAnsi="Noto Sans" w:cs="Times New Roman"/>
          <w:sz w:val="24"/>
          <w:szCs w:val="24"/>
        </w:rPr>
        <w:t> flag, which is short for production.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Run this command in the console: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ng build --prod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These are the new file sizes: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1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2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lastRenderedPageBreak/>
        <w:t>355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60 kB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1 kB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Yep, nearly a 90% reduction in file size. This is because the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--prod</w:t>
      </w:r>
      <w:r w:rsidRPr="007F594C">
        <w:rPr>
          <w:rFonts w:ascii="Noto Sans" w:eastAsia="Times New Roman" w:hAnsi="Noto Sans" w:cs="Times New Roman"/>
          <w:sz w:val="24"/>
          <w:szCs w:val="24"/>
        </w:rPr>
        <w:t> flag enables a number of optimizations that drastically reduces the size of the project. 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You need to ensure that you add this flag whenever you're deploying your Angular 5 app.</w:t>
      </w:r>
    </w:p>
    <w:p w:rsidR="007F594C" w:rsidRPr="007F594C" w:rsidRDefault="007F594C" w:rsidP="007F59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Noto Sans" w:eastAsia="Times New Roman" w:hAnsi="Noto Sans" w:cs="Times New Roman"/>
          <w:b/>
          <w:bCs/>
          <w:sz w:val="48"/>
          <w:szCs w:val="48"/>
        </w:rPr>
      </w:pPr>
      <w:r w:rsidRPr="007F594C">
        <w:rPr>
          <w:rFonts w:ascii="Noto Sans" w:eastAsia="Times New Roman" w:hAnsi="Noto Sans" w:cs="Times New Roman"/>
          <w:b/>
          <w:bCs/>
          <w:sz w:val="48"/>
          <w:szCs w:val="48"/>
        </w:rPr>
        <w:t>Deploying your Angular 5 App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At this point, if your app does not rely on any type of backend server (as in our case), you have a number of options.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You could take the files in the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/dist</w:t>
      </w:r>
      <w:r w:rsidRPr="007F594C">
        <w:rPr>
          <w:rFonts w:ascii="Noto Sans" w:eastAsia="Times New Roman" w:hAnsi="Noto Sans" w:cs="Times New Roman"/>
          <w:sz w:val="24"/>
          <w:szCs w:val="24"/>
        </w:rPr>
        <w:t> folder and upload them to a server. Just note, if you're uploading them to a sub folder, you will need to run the following build command: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ng build --prod --base-href="myURL"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The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--base-href</w:t>
      </w:r>
      <w:r w:rsidRPr="007F594C">
        <w:rPr>
          <w:rFonts w:ascii="Noto Sans" w:eastAsia="Times New Roman" w:hAnsi="Noto Sans" w:cs="Times New Roman"/>
          <w:sz w:val="24"/>
          <w:szCs w:val="24"/>
        </w:rPr>
        <w:t> flag will allow you to designate the correct URL for the app to load.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You could also use a nifty node package to deploy your app to github pages.</w:t>
      </w:r>
    </w:p>
    <w:p w:rsidR="007F594C" w:rsidRPr="007F594C" w:rsidRDefault="007F594C" w:rsidP="007F59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Noto Sans" w:eastAsia="Times New Roman" w:hAnsi="Noto Sans" w:cs="Times New Roman"/>
          <w:b/>
          <w:bCs/>
          <w:sz w:val="48"/>
          <w:szCs w:val="48"/>
        </w:rPr>
      </w:pPr>
      <w:r w:rsidRPr="007F594C">
        <w:rPr>
          <w:rFonts w:ascii="Noto Sans" w:eastAsia="Times New Roman" w:hAnsi="Noto Sans" w:cs="Times New Roman"/>
          <w:b/>
          <w:bCs/>
          <w:sz w:val="48"/>
          <w:szCs w:val="48"/>
        </w:rPr>
        <w:t>Deploying to Github Pages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If you don't have an account at </w:t>
      </w:r>
      <w:hyperlink r:id="rId6" w:history="1">
        <w:r w:rsidRPr="007F594C">
          <w:rPr>
            <w:rFonts w:ascii="Noto Sans" w:eastAsia="Times New Roman" w:hAnsi="Noto Sans" w:cs="Times New Roman"/>
            <w:b/>
            <w:bCs/>
            <w:color w:val="00AD7D"/>
            <w:sz w:val="24"/>
            <w:szCs w:val="24"/>
            <w:u w:val="single"/>
          </w:rPr>
          <w:t>Github</w:t>
        </w:r>
      </w:hyperlink>
      <w:r w:rsidRPr="007F594C">
        <w:rPr>
          <w:rFonts w:ascii="Noto Sans" w:eastAsia="Times New Roman" w:hAnsi="Noto Sans" w:cs="Times New Roman"/>
          <w:sz w:val="24"/>
          <w:szCs w:val="24"/>
        </w:rPr>
        <w:t>, go ahead and create one.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Then, create a new repository for your project.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Next, in the console, run the following command: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npm i -g angular-cli-ghpages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This will install a CLI tool globally.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lastRenderedPageBreak/>
        <w:t>You will also need Git, you can </w:t>
      </w:r>
      <w:hyperlink r:id="rId7" w:history="1">
        <w:r w:rsidRPr="007F594C">
          <w:rPr>
            <w:rFonts w:ascii="Noto Sans" w:eastAsia="Times New Roman" w:hAnsi="Noto Sans" w:cs="Times New Roman"/>
            <w:b/>
            <w:bCs/>
            <w:color w:val="00AD7D"/>
            <w:sz w:val="24"/>
            <w:szCs w:val="24"/>
            <w:u w:val="single"/>
          </w:rPr>
          <w:t>download it here</w:t>
        </w:r>
      </w:hyperlink>
      <w:r w:rsidRPr="007F594C">
        <w:rPr>
          <w:rFonts w:ascii="Noto Sans" w:eastAsia="Times New Roman" w:hAnsi="Noto Sans" w:cs="Times New Roman"/>
          <w:sz w:val="24"/>
          <w:szCs w:val="24"/>
        </w:rPr>
        <w:t>.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Because we're going to push our Angular 5 project to a subfolder via Github pages, we need to rebuild it with the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--base-href</w:t>
      </w:r>
      <w:r w:rsidRPr="007F594C">
        <w:rPr>
          <w:rFonts w:ascii="Noto Sans" w:eastAsia="Times New Roman" w:hAnsi="Noto Sans" w:cs="Times New Roman"/>
          <w:sz w:val="24"/>
          <w:szCs w:val="24"/>
        </w:rPr>
        <w:t> flag: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ng build --prod --base-href="</w:t>
      </w:r>
      <w:hyperlink r:id="rId8" w:history="1">
        <w:r w:rsidRPr="007F594C">
          <w:rPr>
            <w:rFonts w:ascii="Noto Sans" w:eastAsia="Times New Roman" w:hAnsi="Noto Sans" w:cs="Consolas"/>
            <w:b/>
            <w:bCs/>
            <w:color w:val="00AD7D"/>
            <w:sz w:val="24"/>
            <w:szCs w:val="24"/>
            <w:u w:val="single"/>
          </w:rPr>
          <w:t>https://YOURUSERNAME.github.io/REPO-NAME/</w:t>
        </w:r>
      </w:hyperlink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"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Next, run these commands to setup our project folder push to the new repo: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git add .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git commit -m "first commit"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git remote add origin git@github.com:yourinfo/yourgit.git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git push -u origin master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Then, finally, we can use the Github-pages CLI to push our project to github-pages:</w:t>
      </w:r>
    </w:p>
    <w:p w:rsidR="007F594C" w:rsidRPr="007F594C" w:rsidRDefault="007F594C" w:rsidP="007F594C">
      <w:pPr>
        <w:shd w:val="clear" w:color="auto" w:fill="2628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0" w:after="600" w:line="240" w:lineRule="auto"/>
        <w:ind w:left="-540" w:right="-540"/>
        <w:rPr>
          <w:rFonts w:ascii="Consolas" w:eastAsia="Times New Roman" w:hAnsi="Consolas" w:cs="Consolas"/>
          <w:color w:val="F8F8F2"/>
          <w:sz w:val="24"/>
          <w:szCs w:val="24"/>
        </w:rPr>
      </w:pPr>
      <w:r w:rsidRPr="007F594C">
        <w:rPr>
          <w:rFonts w:ascii="Consolas" w:eastAsia="Times New Roman" w:hAnsi="Consolas" w:cs="Consolas"/>
          <w:color w:val="F8F8F2"/>
          <w:sz w:val="24"/>
          <w:szCs w:val="24"/>
        </w:rPr>
        <w:t>$ angular-cli-ghpages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If all goes well, it will respond with </w:t>
      </w:r>
      <w:r w:rsidRPr="007F594C">
        <w:rPr>
          <w:rFonts w:ascii="Noto Sans" w:eastAsia="Times New Roman" w:hAnsi="Noto Sans" w:cs="Times New Roman"/>
          <w:i/>
          <w:iCs/>
          <w:sz w:val="24"/>
          <w:szCs w:val="24"/>
        </w:rPr>
        <w:t>Successfully Published!</w:t>
      </w:r>
      <w:r w:rsidRPr="007F594C">
        <w:rPr>
          <w:rFonts w:ascii="Noto Sans" w:eastAsia="Times New Roman" w:hAnsi="Noto Sans" w:cs="Times New Roman"/>
          <w:sz w:val="24"/>
          <w:szCs w:val="24"/>
        </w:rPr>
        <w:t> 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You can now visit the </w:t>
      </w:r>
      <w:hyperlink r:id="rId9" w:history="1">
        <w:r w:rsidRPr="007F594C">
          <w:rPr>
            <w:rFonts w:ascii="Noto Sans" w:eastAsia="Times New Roman" w:hAnsi="Noto Sans" w:cs="Times New Roman"/>
            <w:b/>
            <w:bCs/>
            <w:i/>
            <w:iCs/>
            <w:color w:val="00AD7D"/>
            <w:sz w:val="24"/>
            <w:szCs w:val="24"/>
            <w:u w:val="single"/>
          </w:rPr>
          <w:t>YOURUSERNAME.github.io/REPO-NAME/</w:t>
        </w:r>
      </w:hyperlink>
      <w:r w:rsidRPr="007F594C">
        <w:rPr>
          <w:rFonts w:ascii="Noto Sans" w:eastAsia="Times New Roman" w:hAnsi="Noto Sans" w:cs="Times New Roman"/>
          <w:sz w:val="24"/>
          <w:szCs w:val="24"/>
        </w:rPr>
        <w:t> address and the app should load.</w:t>
      </w:r>
    </w:p>
    <w:p w:rsidR="007F594C" w:rsidRPr="007F594C" w:rsidRDefault="007F594C" w:rsidP="007F59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Noto Sans" w:eastAsia="Times New Roman" w:hAnsi="Noto Sans" w:cs="Times New Roman"/>
          <w:b/>
          <w:bCs/>
          <w:sz w:val="48"/>
          <w:szCs w:val="48"/>
        </w:rPr>
      </w:pPr>
      <w:r w:rsidRPr="007F594C">
        <w:rPr>
          <w:rFonts w:ascii="Noto Sans" w:eastAsia="Times New Roman" w:hAnsi="Noto Sans" w:cs="Times New Roman"/>
          <w:b/>
          <w:bCs/>
          <w:sz w:val="48"/>
          <w:szCs w:val="48"/>
        </w:rPr>
        <w:t>Other Deployment Options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You may be interested in deploying your Angular 5 app to Heroku, Azure, AWS, etc.. 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Check out these resources if this is the case:</w:t>
      </w:r>
    </w:p>
    <w:p w:rsidR="007F594C" w:rsidRPr="007F594C" w:rsidRDefault="007F594C" w:rsidP="007F594C">
      <w:pPr>
        <w:numPr>
          <w:ilvl w:val="0"/>
          <w:numId w:val="1"/>
        </w:numPr>
        <w:shd w:val="clear" w:color="auto" w:fill="FFFFFF"/>
        <w:spacing w:beforeAutospacing="1" w:after="225" w:line="240" w:lineRule="auto"/>
        <w:rPr>
          <w:rFonts w:ascii="Noto Sans" w:eastAsia="Times New Roman" w:hAnsi="Noto Sans" w:cs="Times New Roman"/>
          <w:sz w:val="24"/>
          <w:szCs w:val="24"/>
        </w:rPr>
      </w:pPr>
      <w:hyperlink r:id="rId10" w:history="1">
        <w:r w:rsidRPr="007F594C">
          <w:rPr>
            <w:rFonts w:ascii="Noto Sans" w:eastAsia="Times New Roman" w:hAnsi="Noto Sans" w:cs="Times New Roman"/>
            <w:b/>
            <w:bCs/>
            <w:color w:val="00AD7D"/>
            <w:sz w:val="24"/>
            <w:szCs w:val="24"/>
            <w:u w:val="single"/>
          </w:rPr>
          <w:t>Deploying to Heroku</w:t>
        </w:r>
      </w:hyperlink>
    </w:p>
    <w:p w:rsidR="007F594C" w:rsidRPr="007F594C" w:rsidRDefault="007F594C" w:rsidP="007F594C">
      <w:pPr>
        <w:numPr>
          <w:ilvl w:val="0"/>
          <w:numId w:val="1"/>
        </w:numPr>
        <w:shd w:val="clear" w:color="auto" w:fill="FFFFFF"/>
        <w:spacing w:beforeAutospacing="1" w:after="225" w:line="240" w:lineRule="auto"/>
        <w:rPr>
          <w:rFonts w:ascii="Noto Sans" w:eastAsia="Times New Roman" w:hAnsi="Noto Sans" w:cs="Times New Roman"/>
          <w:sz w:val="24"/>
          <w:szCs w:val="24"/>
        </w:rPr>
      </w:pPr>
      <w:hyperlink r:id="rId11" w:history="1">
        <w:r w:rsidRPr="007F594C">
          <w:rPr>
            <w:rFonts w:ascii="Noto Sans" w:eastAsia="Times New Roman" w:hAnsi="Noto Sans" w:cs="Times New Roman"/>
            <w:b/>
            <w:bCs/>
            <w:color w:val="00AD7D"/>
            <w:sz w:val="24"/>
            <w:szCs w:val="24"/>
            <w:u w:val="single"/>
          </w:rPr>
          <w:t>Deploying to Azure</w:t>
        </w:r>
      </w:hyperlink>
    </w:p>
    <w:p w:rsidR="007F594C" w:rsidRPr="007F594C" w:rsidRDefault="007F594C" w:rsidP="007F594C">
      <w:pPr>
        <w:numPr>
          <w:ilvl w:val="0"/>
          <w:numId w:val="1"/>
        </w:numPr>
        <w:shd w:val="clear" w:color="auto" w:fill="FFFFFF"/>
        <w:spacing w:before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hyperlink r:id="rId12" w:history="1">
        <w:r w:rsidRPr="007F594C">
          <w:rPr>
            <w:rFonts w:ascii="Noto Sans" w:eastAsia="Times New Roman" w:hAnsi="Noto Sans" w:cs="Times New Roman"/>
            <w:b/>
            <w:bCs/>
            <w:color w:val="00AD7D"/>
            <w:sz w:val="24"/>
            <w:szCs w:val="24"/>
            <w:u w:val="single"/>
          </w:rPr>
          <w:t>Deploying to AWS</w:t>
        </w:r>
      </w:hyperlink>
    </w:p>
    <w:p w:rsidR="007F594C" w:rsidRPr="007F594C" w:rsidRDefault="007F594C" w:rsidP="007F594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Noto Sans" w:eastAsia="Times New Roman" w:hAnsi="Noto Sans" w:cs="Times New Roman"/>
          <w:b/>
          <w:bCs/>
          <w:sz w:val="48"/>
          <w:szCs w:val="48"/>
        </w:rPr>
      </w:pPr>
      <w:r w:rsidRPr="007F594C">
        <w:rPr>
          <w:rFonts w:ascii="Noto Sans" w:eastAsia="Times New Roman" w:hAnsi="Noto Sans" w:cs="Times New Roman"/>
          <w:b/>
          <w:bCs/>
          <w:sz w:val="48"/>
          <w:szCs w:val="48"/>
        </w:rPr>
        <w:lastRenderedPageBreak/>
        <w:t>Conclusion</w:t>
      </w:r>
    </w:p>
    <w:p w:rsidR="007F594C" w:rsidRPr="007F594C" w:rsidRDefault="007F594C" w:rsidP="007F594C">
      <w:pPr>
        <w:shd w:val="clear" w:color="auto" w:fill="FFFFFF"/>
        <w:spacing w:after="100" w:afterAutospacing="1" w:line="240" w:lineRule="auto"/>
        <w:rPr>
          <w:rFonts w:ascii="Noto Sans" w:eastAsia="Times New Roman" w:hAnsi="Noto Sans" w:cs="Times New Roman"/>
          <w:sz w:val="24"/>
          <w:szCs w:val="24"/>
        </w:rPr>
      </w:pPr>
      <w:r w:rsidRPr="007F594C">
        <w:rPr>
          <w:rFonts w:ascii="Noto Sans" w:eastAsia="Times New Roman" w:hAnsi="Noto Sans" w:cs="Times New Roman"/>
          <w:sz w:val="24"/>
          <w:szCs w:val="24"/>
        </w:rPr>
        <w:t>I hope you found this tutorial useful, and this marks the very end of the course!</w:t>
      </w:r>
    </w:p>
    <w:p w:rsidR="007F594C" w:rsidRPr="007F594C" w:rsidRDefault="007F594C" w:rsidP="007F59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F594C" w:rsidRPr="007F594C" w:rsidRDefault="007F594C" w:rsidP="007F594C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594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7F594C" w:rsidRPr="007F594C" w:rsidRDefault="007F594C" w:rsidP="007F594C">
      <w:pPr>
        <w:spacing w:before="100" w:beforeAutospacing="1" w:after="100" w:afterAutospacing="1" w:line="240" w:lineRule="auto"/>
        <w:outlineLvl w:val="3"/>
        <w:rPr>
          <w:ins w:id="0" w:author="Unknown"/>
          <w:rFonts w:ascii="Times New Roman" w:eastAsia="Times New Roman" w:hAnsi="Times New Roman" w:cs="Times New Roman"/>
          <w:b/>
          <w:bCs/>
          <w:sz w:val="24"/>
          <w:szCs w:val="24"/>
        </w:rPr>
      </w:pPr>
      <w:ins w:id="1" w:author="Unknown">
        <w:r w:rsidRPr="007F594C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Share this post</w:t>
        </w:r>
      </w:ins>
    </w:p>
    <w:p w:rsidR="007F594C" w:rsidRPr="007F594C" w:rsidRDefault="007F594C" w:rsidP="007F594C">
      <w:pPr>
        <w:spacing w:after="0" w:line="240" w:lineRule="auto"/>
        <w:rPr>
          <w:ins w:id="2" w:author="Unknown"/>
          <w:rFonts w:ascii="Times New Roman" w:eastAsia="Times New Roman" w:hAnsi="Times New Roman" w:cs="Times New Roman"/>
          <w:sz w:val="24"/>
          <w:szCs w:val="24"/>
        </w:rPr>
      </w:pPr>
      <w:r>
        <w:rPr>
          <w:rFonts w:ascii="Noto Sans" w:eastAsia="Times New Roman" w:hAnsi="Noto Sans" w:cs="Times New Roman"/>
          <w:b/>
          <w:bCs/>
          <w:noProof/>
          <w:color w:val="00AD7D"/>
          <w:sz w:val="24"/>
          <w:szCs w:val="24"/>
        </w:rPr>
        <w:drawing>
          <wp:inline distT="0" distB="0" distL="0" distR="0">
            <wp:extent cx="561975" cy="561975"/>
            <wp:effectExtent l="0" t="0" r="9525" b="9525"/>
            <wp:docPr id="2" name="Picture 2" descr="https://coursetro.com/images/share-fb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ursetro.com/images/share-fb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3" w:author="Unknown">
        <w:r w:rsidRPr="007F594C">
          <w:rPr>
            <w:rFonts w:ascii="Times New Roman" w:eastAsia="Times New Roman" w:hAnsi="Times New Roman" w:cs="Times New Roman"/>
            <w:sz w:val="24"/>
            <w:szCs w:val="24"/>
          </w:rPr>
          <w:t> </w:t>
        </w:r>
      </w:ins>
      <w:r>
        <w:rPr>
          <w:rFonts w:ascii="Noto Sans" w:eastAsia="Times New Roman" w:hAnsi="Noto Sans" w:cs="Times New Roman"/>
          <w:b/>
          <w:bCs/>
          <w:noProof/>
          <w:color w:val="00AD7D"/>
          <w:sz w:val="24"/>
          <w:szCs w:val="24"/>
        </w:rPr>
        <w:drawing>
          <wp:inline distT="0" distB="0" distL="0" distR="0">
            <wp:extent cx="561975" cy="561975"/>
            <wp:effectExtent l="0" t="0" r="9525" b="9525"/>
            <wp:docPr id="1" name="Picture 1" descr="https://coursetro.com/images/share-tw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oursetro.com/images/share-tw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94C" w:rsidRPr="007F594C" w:rsidRDefault="007F594C" w:rsidP="007F594C">
      <w:pPr>
        <w:spacing w:after="0" w:line="240" w:lineRule="auto"/>
        <w:rPr>
          <w:ins w:id="4" w:author="Unknown"/>
          <w:rFonts w:ascii="Times New Roman" w:eastAsia="Times New Roman" w:hAnsi="Times New Roman" w:cs="Times New Roman"/>
          <w:sz w:val="24"/>
          <w:szCs w:val="24"/>
        </w:rPr>
      </w:pPr>
      <w:ins w:id="5" w:author="Unknown">
        <w:r w:rsidRPr="007F594C">
          <w:rPr>
            <w:rFonts w:ascii="Helvetica" w:eastAsia="Times New Roman" w:hAnsi="Helvetica" w:cs="Helvetica"/>
            <w:color w:val="222222"/>
            <w:sz w:val="27"/>
            <w:szCs w:val="27"/>
          </w:rPr>
          <w:br/>
        </w:r>
        <w:r w:rsidRPr="007F594C">
          <w:rPr>
            <w:rFonts w:ascii="Helvetica" w:eastAsia="Times New Roman" w:hAnsi="Helvetica" w:cs="Helvetica"/>
            <w:color w:val="222222"/>
            <w:sz w:val="27"/>
            <w:szCs w:val="27"/>
          </w:rPr>
          <w:br/>
        </w:r>
        <w:r w:rsidRPr="007F594C">
          <w:rPr>
            <w:rFonts w:ascii="Helvetica" w:eastAsia="Times New Roman" w:hAnsi="Helvetica" w:cs="Helvetica"/>
            <w:color w:val="222222"/>
            <w:sz w:val="27"/>
            <w:szCs w:val="27"/>
          </w:rPr>
          <w:br/>
        </w:r>
      </w:ins>
    </w:p>
    <w:p w:rsidR="007F594C" w:rsidRPr="007F594C" w:rsidRDefault="007F594C" w:rsidP="007F594C">
      <w:pPr>
        <w:shd w:val="clear" w:color="auto" w:fill="EFEFEF"/>
        <w:spacing w:before="100" w:beforeAutospacing="1" w:after="450" w:line="240" w:lineRule="auto"/>
        <w:outlineLvl w:val="4"/>
        <w:rPr>
          <w:ins w:id="6" w:author="Unknown"/>
          <w:rFonts w:ascii="Noto Sans" w:eastAsia="Times New Roman" w:hAnsi="Noto Sans" w:cs="Times New Roman"/>
          <w:color w:val="222222"/>
          <w:sz w:val="20"/>
          <w:szCs w:val="20"/>
        </w:rPr>
      </w:pPr>
      <w:ins w:id="7" w:author="Unknown">
        <w:r w:rsidRPr="007F594C">
          <w:rPr>
            <w:rFonts w:ascii="Noto Sans" w:eastAsia="Times New Roman" w:hAnsi="Noto Sans" w:cs="Times New Roman"/>
            <w:color w:val="222222"/>
            <w:sz w:val="20"/>
            <w:szCs w:val="20"/>
          </w:rPr>
          <w:t>Say something about this awesome post!</w:t>
        </w:r>
      </w:ins>
    </w:p>
    <w:p w:rsidR="006C0F5A" w:rsidRDefault="00F93F72">
      <w:r>
        <w:rPr>
          <w:noProof/>
        </w:rPr>
        <w:lastRenderedPageBreak/>
        <w:drawing>
          <wp:inline distT="0" distB="0" distL="0" distR="0" wp14:anchorId="12FA1447" wp14:editId="0A612F2E">
            <wp:extent cx="8201025" cy="7629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6695" cy="76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2" w:rsidRDefault="00F93F72">
      <w:r>
        <w:rPr>
          <w:noProof/>
        </w:rPr>
        <w:lastRenderedPageBreak/>
        <w:drawing>
          <wp:inline distT="0" distB="0" distL="0" distR="0" wp14:anchorId="76D7D787" wp14:editId="5FD96173">
            <wp:extent cx="7572375" cy="7229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78113" cy="72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3C" w:rsidRDefault="00884F3C">
      <w:r>
        <w:rPr>
          <w:noProof/>
        </w:rPr>
        <w:lastRenderedPageBreak/>
        <w:drawing>
          <wp:inline distT="0" distB="0" distL="0" distR="0" wp14:anchorId="36572292" wp14:editId="4BC887A5">
            <wp:extent cx="7400925" cy="7258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08656" cy="72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68" w:rsidRDefault="00E30268">
      <w:bookmarkStart w:id="8" w:name="_GoBack"/>
      <w:r>
        <w:rPr>
          <w:noProof/>
        </w:rPr>
        <w:lastRenderedPageBreak/>
        <w:drawing>
          <wp:inline distT="0" distB="0" distL="0" distR="0" wp14:anchorId="0CBE9C8D" wp14:editId="1185A6D3">
            <wp:extent cx="7334250" cy="586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7190" cy="586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sectPr w:rsidR="00E30268" w:rsidSect="00F93F72">
      <w:pgSz w:w="12240" w:h="15840"/>
      <w:pgMar w:top="1440" w:right="1440" w:bottom="144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8B6FE0"/>
    <w:multiLevelType w:val="multilevel"/>
    <w:tmpl w:val="7FFC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94C"/>
    <w:rsid w:val="006C0F5A"/>
    <w:rsid w:val="007F594C"/>
    <w:rsid w:val="00884F3C"/>
    <w:rsid w:val="00E30268"/>
    <w:rsid w:val="00F9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59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7F59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7F594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59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7F594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F594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F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9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F594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594C"/>
    <w:rPr>
      <w:i/>
      <w:iCs/>
    </w:rPr>
  </w:style>
  <w:style w:type="character" w:styleId="Strong">
    <w:name w:val="Strong"/>
    <w:basedOn w:val="DefaultParagraphFont"/>
    <w:uiPriority w:val="22"/>
    <w:qFormat/>
    <w:rsid w:val="007F594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594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F59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7F59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7F594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59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7F594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F594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F5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9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9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F594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594C"/>
    <w:rPr>
      <w:i/>
      <w:iCs/>
    </w:rPr>
  </w:style>
  <w:style w:type="character" w:styleId="Strong">
    <w:name w:val="Strong"/>
    <w:basedOn w:val="DefaultParagraphFont"/>
    <w:uiPriority w:val="22"/>
    <w:qFormat/>
    <w:rsid w:val="007F594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F594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5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467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79283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931284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52941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218115">
                  <w:marLeft w:val="0"/>
                  <w:marRight w:val="0"/>
                  <w:marTop w:val="0"/>
                  <w:marBottom w:val="3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4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rusername.github.io/REPO-NAME/" TargetMode="External"/><Relationship Id="rId13" Type="http://schemas.openxmlformats.org/officeDocument/2006/relationships/hyperlink" Target="http://www.facebook.com/share.php?u=https://coursetro.com/posts/code/112/Angular-5-Deployment---Deploy-your-Angular-App&amp;title=Angular%205%20Deployment%20-%20Deploy%20your%20Angular%20App" TargetMode="External"/><Relationship Id="rId18" Type="http://schemas.openxmlformats.org/officeDocument/2006/relationships/image" Target="media/image4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hyperlink" Target="https://www.johnlouros.com/blog/uploading-a-angular-app-to-S3-with-npm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github.com/" TargetMode="External"/><Relationship Id="rId11" Type="http://schemas.openxmlformats.org/officeDocument/2006/relationships/hyperlink" Target="https://johnpapa.net/deploy-angular-to-azure-vsts-angular-cli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twitter.com/share?url=https://coursetro.com/posts/code/112/Angular-5-Deployment---Deploy-your-Angular-App&amp;text=Angular%205%20Deployment%20-%20Deploy%20your%20Angular%20App" TargetMode="External"/><Relationship Id="rId10" Type="http://schemas.openxmlformats.org/officeDocument/2006/relationships/hyperlink" Target="https://medium.com/@ervib/deploy-angular-4-app-with-express-to-heroku-6113146915ca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yourusername.github.io/REPO-NAME/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minhtuan6990@gmail.com</Company>
  <LinksUpToDate>false</LinksUpToDate>
  <CharactersWithSpaces>3290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 Van Truong</dc:creator>
  <cp:lastModifiedBy>Pham Van Truong</cp:lastModifiedBy>
  <cp:revision>4</cp:revision>
  <dcterms:created xsi:type="dcterms:W3CDTF">2018-03-07T04:00:00Z</dcterms:created>
  <dcterms:modified xsi:type="dcterms:W3CDTF">2018-03-07T04:23:00Z</dcterms:modified>
</cp:coreProperties>
</file>